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body>
    <w:p>
      <w:pPr>
        <w:pStyle w:val="Heading1"/>
      </w:pPr>
      <w:r>
        <w:t xml:space="preserve">Combined and Unicode</w:t>
      </w:r>
    </w:p>
    <w:p>
      <w:commentRangeStart w:id="1"/>
      <w:r>
        <w:t xml:space="preserve">The report </w:t>
      </w:r>
      <w:ins w:id="400" w:author="Alice Smith" w:date="2026-08-01T10:00:00Z">
        <w:r>
          <w:t xml:space="preserve">clearly </w:t>
        </w:r>
      </w:ins>
      <w:del w:id="401" w:author="Bob Jones" w:date="2026-08-02T11:30:00Z">
        <w:r>
          <w:delText xml:space="preserve">somewhat </w:delText>
        </w:r>
      </w:del>
      <w:r>
        <w:t xml:space="preserve">shows a trend.</w:t>
      </w:r>
      <w:commentRangeEnd w:id="1"/>
      <w:r>
        <w:commentReference w:id="1"/>
      </w:r>
    </w:p>
    <w:p>
      <w:r>
        <w:t xml:space="preserve">中文段落：</w:t>
      </w:r>
      <w:ins w:id="402" w:author="Carol White" w:date="2026-08-03T09:15:00Z">
        <w:r>
          <w:t xml:space="preserve">这是插入的内容。</w:t>
        </w:r>
      </w:ins>
      <w:del w:id="403" w:author="Alice Smith" w:date="2026-08-01T10:00:00Z">
        <w:r>
          <w:delText xml:space="preserve">这是删除的内容。</w:delText>
        </w:r>
      </w:del>
    </w:p>
    <w:p>
      <w:r>
        <w:t xml:space="preserve">Special chars: </w:t>
      </w:r>
      <w:ins w:id="404" w:author="Alice Smith" w:date="2026-08-01T10:00:00Z">
        <w:r>
          <w:t xml:space="preserve">a &amp; b &lt;tag&gt; "quoted" 100% *stars* /slashes/ _under_ =eq= ~tilde~ [brackets]</w:t>
        </w:r>
      </w:ins>
    </w:p>
    <w:p>
      <w:r>
        <w:t xml:space="preserve">Emoji and math: </w:t>
      </w:r>
      <w:ins w:id="405" w:author="Bob Jones" w:date="2026-08-02T11:30:00Z">
        <w:r>
          <w:t xml:space="preserve">✓ αβγ 😀</w:t>
        </w:r>
      </w:ins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comment w:id="1" w:author="Alice Smith" w:initials="AS" w:date="2026-08-01T10:00:00Z">
    <w:p w14:paraId="0A000001">
      <w:r>
        <w:t xml:space="preserve">Comment with special chars: &amp; &lt; &gt; " 100% *bold?* [link]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</w15:commentsEx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style w:type="paragraph" w:styleId="Heading1">
    <w:name w:val="heading 1"/>
  </w:style>
  <w:style w:type="paragraph" w:styleId="Heading2">
    <w:name w:val="heading 2"/>
  </w:style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P1" Type="http://schemas.openxmlformats.org/officeDocument/2006/relationships/comments" Target="comments.xml"/>
<Relationship Id="rIdP2" Type="http://schemas.openxmlformats.org/officeDocument/2006/relationships/commentsExtended" Target="commentsExtended.xml"/>
<Relationship Id="rIdP3" Type="http://schemas.openxmlformats.org/officeDocument/2006/relationships/styles" Target="styles.xml"/>

</Relationships>
</file>