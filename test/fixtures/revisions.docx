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body>
    <w:p>
      <w:pPr>
        <w:pStyle w:val="Heading1"/>
      </w:pPr>
      <w:r>
        <w:t xml:space="preserve">Revision Kitchen Sink</w:t>
      </w:r>
    </w:p>
    <w:p>
      <w:r>
        <w:t xml:space="preserve">An untouched baseline paragraph with no revisions at all.</w:t>
      </w:r>
    </w:p>
    <w:p>
      <w:r>
        <w:t xml:space="preserve">The quick </w:t>
      </w:r>
      <w:ins w:id="101" w:author="Alice Smith" w:date="2026-08-01T10:00:00Z">
        <w:r>
          <w:t xml:space="preserve">very </w:t>
        </w:r>
      </w:ins>
      <w:del w:id="102" w:author="Bob Jones" w:date="2026-08-02T11:30:00Z">
        <w:r>
          <w:delText xml:space="preserve">brown </w:delText>
        </w:r>
      </w:del>
      <w:r>
        <w:t xml:space="preserve">fox jumps over the lazy dog.</w:t>
      </w:r>
    </w:p>
    <w:p>
      <w:r>
        <w:t xml:space="preserve">We should </w:t>
      </w:r>
      <w:del w:id="103" w:author="Alice Smith" w:date="2026-08-01T10:00:00Z">
        <w:r>
          <w:delText xml:space="preserve">utilize</w:delText>
        </w:r>
      </w:del>
      <w:ins w:id="104" w:author="Alice Smith" w:date="2026-08-01T10:00:00Z">
        <w:r>
          <w:t xml:space="preserve">use</w:t>
        </w:r>
      </w:ins>
      <w:r>
        <w:t xml:space="preserve"> plain words.</w:t>
      </w:r>
    </w:p>
    <w:p>
      <w:moveFromRangeStart w:id="110" w:name="move1" w:author="Alice Smith" w:date="2026-08-03T09:15:00Z"/>
      <w:moveFrom w:id="111" w:author="Alice Smith" w:date="2026-08-03T09:15:00Z">
        <w:r>
          <w:delText xml:space="preserve">This sentence was moved elsewhere.</w:delText>
        </w:r>
      </w:moveFrom>
      <w:moveFromRangeEnd w:id="110"/>
    </w:p>
    <w:p>
      <w:r>
        <w:t xml:space="preserve">An intervening paragraph.</w:t>
      </w:r>
    </w:p>
    <w:p>
      <w:moveToRangeStart w:id="112" w:name="move1" w:author="Alice Smith" w:date="2026-08-03T09:15:00Z"/>
      <w:moveTo w:id="113" w:author="Alice Smith" w:date="2026-08-03T09:15:00Z">
        <w:r>
          <w:t xml:space="preserve">This sentence was moved elsewhere.</w:t>
        </w:r>
      </w:moveTo>
      <w:moveToRangeEnd w:id="112"/>
    </w:p>
    <w:p>
      <w:r>
        <w:rPr>
          <w:b/>
          <w:rPrChange w:id="120" w:author="Bob Jones" w:date="2026-08-02T11:30:00Z">
            <w:rPr/>
          </w:rPrChange>
        </w:rPr>
        <w:t>This run was made bold.</w:t>
      </w:r>
    </w:p>
    <w:p>
      <w:pPr>
        <w:pStyle w:val="Heading2"/>
        <w:pPrChange w:id="121" w:author="Bob Jones" w:date="2026-08-02T11:30:00Z">
          <w:pPr/>
        </w:pPrChange>
      </w:pPr>
      <w:r>
        <w:t xml:space="preserve">This paragraph became a heading</w:t>
      </w:r>
    </w:p>
    <w:p>
      <w:pPr>
        <w:rPr>
          <w:del w:id="130" w:author="Carol White" w:date="2026-08-03T09:15:00Z"/>
        </w:rPr>
      </w:pPr>
      <w:r>
        <w:t xml:space="preserve">First half of a merged paragraph.</w:t>
      </w:r>
    </w:p>
    <w:p>
      <w:r>
        <w:t xml:space="preserve">Second half of a merged paragraph.</w:t>
      </w:r>
    </w:p>
    <w:p>
      <w:pPr>
        <w:rPr>
          <w:ins w:id="131" w:author="Carol White" w:date="2026-08-03T09:15:00Z"/>
        </w:rPr>
      </w:pPr>
      <w:r>
        <w:t xml:space="preserve">A paragraph that was split here.</w:t>
      </w:r>
    </w:p>
    <w:p>
      <w:pPr>
        <w:rPr>
          <w:ins w:id="141" w:author="Carol White" w:date="2026-08-03T09:15:00Z"/>
        </w:rPr>
      </w:pPr>
      <w:ins w:id="140" w:author="Carol White" w:date="2026-08-03T09:15:00Z">
        <w:r>
          <w:t xml:space="preserve">This entire paragraph is new.</w:t>
        </w:r>
      </w:ins>
    </w:p>
    <w:p>
      <w:pPr>
        <w:rPr>
          <w:del w:id="151" w:author="Bob Jones" w:date="2026-08-02T11:30:00Z"/>
        </w:rPr>
      </w:pPr>
      <w:del w:id="150" w:author="Bob Jones" w:date="2026-08-02T11:30:00Z">
        <w:r>
          <w:delText xml:space="preserve">This entire paragraph was removed.</w:delText>
        </w:r>
      </w:del>
    </w:p>
    <w:p>
      <w:pPr>
        <w:numPr>
          <w:ilvl w:val="0"/>
          <w:numId w:val="1"/>
        </w:numPr>
      </w:pPr>
      <w:r>
        <w:t xml:space="preserve">Bullet one unchanged.</w:t>
      </w:r>
    </w:p>
    <w:p>
      <w:pPr>
        <w:numPr>
          <w:ilvl w:val="0"/>
          <w:numId w:val="1"/>
        </w:numPr>
      </w:pPr>
      <w:ins w:id="160" w:author="Alice Smith" w:date="2026-08-01T10:00:00Z">
        <w:r>
          <w:t xml:space="preserve">Bullet two inserted.</w:t>
        </w:r>
      </w:ins>
    </w:p>
    <w:tbl>
      <w:tblPr>
        <w:tblW w:w="0" w:type="auto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Header A</w:t>
            </w:r>
          </w:p>
        </w:tc>
        <w:tc>
          <w:tcPr>
            <w:tcW w:w="4675" w:type="dxa"/>
          </w:tcPr>
          <w:p>
            <w:r>
              <w:t xml:space="preserve">Header B</w:t>
            </w:r>
          </w:p>
        </w:tc>
      </w:tr>
      <w:tr>
        <w:tc>
          <w:tcPr>
            <w:tcW w:w="4675" w:type="dxa"/>
          </w:tcPr>
          <w:p>
            <w:r>
              <w:t xml:space="preserve">plain cell</w:t>
            </w:r>
          </w:p>
        </w:tc>
        <w:tc>
          <w:tcPr>
            <w:tcW w:w="4675" w:type="dxa"/>
          </w:tcPr>
          <w:p>
            <w:ins w:id="170" w:author="Alice Smith" w:date="2026-08-01T10:00:00Z">
              <w:r>
                <w:t xml:space="preserve">inserted cell text</w:t>
              </w:r>
            </w:ins>
          </w:p>
        </w:tc>
      </w:tr>
      <w:tr>
        <w:trPr>
          <w:ins w:id="171" w:author="Alice Smith" w:date="2026-08-01T10:00:00Z"/>
        </w:trPr>
        <w:tc>
          <w:tcPr>
            <w:tcW w:w="4675" w:type="dxa"/>
            <w:cellIns w:id="172" w:author="Alice Smith" w:date="2026-08-01T10:00:00Z"/>
          </w:tcPr>
          <w:p>
            <w:ins w:id="173" w:author="Alice Smith" w:date="2026-08-01T10:00:00Z">
              <w:r>
                <w:t xml:space="preserve">new row c1</w:t>
              </w:r>
            </w:ins>
          </w:p>
        </w:tc>
        <w:tc>
          <w:tcPr>
            <w:tcW w:w="4675" w:type="dxa"/>
            <w:cellIns w:id="174" w:author="Alice Smith" w:date="2026-08-01T10:00:00Z"/>
          </w:tcPr>
          <w:p>
            <w:ins w:id="175" w:author="Alice Smith" w:date="2026-08-01T10:00:00Z">
              <w:r>
                <w:t xml:space="preserve">new row c2</w:t>
              </w:r>
            </w:ins>
          </w:p>
        </w:tc>
      </w:tr>
      <w:tr>
        <w:trPr>
          <w:del w:id="176" w:author="Bob Jones" w:date="2026-08-02T11:30:00Z"/>
        </w:trPr>
        <w:tc>
          <w:tcPr>
            <w:tcW w:w="4675" w:type="dxa"/>
            <w:cellDel w:id="177" w:author="Bob Jones" w:date="2026-08-02T11:30:00Z"/>
          </w:tcPr>
          <w:p>
            <w:del w:id="178" w:author="Bob Jones" w:date="2026-08-02T11:30:00Z">
              <w:r>
                <w:delText xml:space="preserve">deleted row c1</w:delText>
              </w:r>
            </w:del>
          </w:p>
        </w:tc>
        <w:tc>
          <w:tcPr>
            <w:tcW w:w="4675" w:type="dxa"/>
            <w:cellDel w:id="179" w:author="Bob Jones" w:date="2026-08-02T11:30:00Z"/>
          </w:tcPr>
          <w:p>
            <w:del w:id="180" w:author="Bob Jones" w:date="2026-08-02T11:30:00Z">
              <w:r>
                <w:delText xml:space="preserve">deleted row c2</w:delText>
              </w:r>
            </w:del>
          </w:p>
        </w:tc>
      </w:tr>
    </w:tbl>
    <w:p>
      <w:hyperlink r:id="rIdLink">
        <w:ins w:id="190" w:author="Carol White" w:date="2026-08-03T09:15:00Z">
          <w:r>
            <w:t xml:space="preserve">inserted link label</w:t>
          </w:r>
        </w:ins>
      </w:hyperlink>
    </w:p>
    <w:p>
      <w:r>
        <w:t xml:space="preserve">Sentence with a footnote</w:t>
      </w:r>
      <w:r>
        <w:footnoteReference w:id="2"/>
      </w:r>
      <w:r>
        <w:t xml:space="preserve">.</w:t>
      </w:r>
    </w:p>
    <w:sectPr>
      <w:pgSz w:w="12240" w:h="1584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r>
        <w:t xml:space="preserve">Footnote body with </w:t>
      </w:r>
      <w:ins w:id="200" w:author="Alice Smith" w:date="2026-08-01T10:00:00Z">
        <w:r>
          <w:t xml:space="preserve">an inserted phrase</w:t>
        </w:r>
      </w:ins>
      <w:del w:id="201" w:author="Bob Jones" w:date="2026-08-02T11:30:00Z">
        <w:r>
          <w:delText xml:space="preserve"> and a removed one</w:delText>
        </w:r>
      </w:del>
      <w:r>
        <w:t xml:space="preserve">.</w:t>
      </w:r>
    </w:p>
  </w:footnote>
</w:footnote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c="http://schemas.openxmlformats.org/markup-compatibility/2006" mc:Ignorable="w14 w15">
  <w:style w:type="paragraph" w:styleId="Heading1">
    <w:name w:val="heading 1"/>
  </w:style>
  <w:style w:type="paragraph" w:styleId="Heading2">
    <w:name w:val="heading 2"/>
  </w:style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P1" Type="http://schemas.openxmlformats.org/officeDocument/2006/relationships/footnotes" Target="footnotes.xml"/>
<Relationship Id="rIdP2" Type="http://schemas.openxmlformats.org/officeDocument/2006/relationships/styles" Target="styles.xml"/>
<Relationship Id="rIdLink" Type="http://schemas.openxmlformats.org/officeDocument/2006/relationships/hyperlink" Target="https://example.com/spec" TargetMode="External"/>
</Relationships>
</file>