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c="http://schemas.openxmlformats.org/markup-compatibility/2006" mc:Ignorable="w14 w15">
  <w:body>
    <w:p>
      <w:commentRangeStart w:id="1"/>
      <w:r>
        <w:t xml:space="preserve">Commented without extended part.</w:t>
      </w:r>
      <w:commentRangeEnd w:id="1"/>
      <w:r>
        <w:commentReference w:id="1"/>
      </w:r>
    </w:p>
    <w:p>
      <w:r>
        <w:t xml:space="preserve">Body </w:t>
      </w:r>
      <w:ins w:id="500" w:author="Alice Smith" w:date="2026-08-01T10:00:00Z">
        <w:r>
          <w:t xml:space="preserve">inserted</w:t>
        </w:r>
      </w:ins>
      <w:r>
        <w:t xml:space="preserve">.</w:t>
      </w:r>
    </w:p>
    <w:sectPr>
      <w:pgSz w:w="12240" w:h="1584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c="http://schemas.openxmlformats.org/markup-compatibility/2006" mc:Ignorable="w14 w15">
  <w:comment w:id="1" w:author="Alice Smith" w:initials="AS" w:date="2026-08-01T10:00:00Z">
    <w:p>
      <w:r>
        <w:t>No commentsExtended.xml exists in this file.</w:t>
      </w:r>
    </w:p>
  </w:comment>
</w:comment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c="http://schemas.openxmlformats.org/markup-compatibility/2006" mc:Ignorable="w14 w15">
  <w:style w:type="paragraph" w:styleId="Heading1">
    <w:name w:val="heading 1"/>
  </w:style>
  <w:style w:type="paragraph" w:styleId="Heading2">
    <w:name w:val="heading 2"/>
  </w:style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P1" Type="http://schemas.openxmlformats.org/officeDocument/2006/relationships/comments" Target="comments.xml"/>
<Relationship Id="rIdP2" Type="http://schemas.openxmlformats.org/officeDocument/2006/relationships/styles" Target="styles.xml"/>

</Relationships>
</file>