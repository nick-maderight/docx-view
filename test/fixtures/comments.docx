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c="http://schemas.openxmlformats.org/markup-compatibility/2006" mc:Ignorable="w14 w15">
  <w:body>
    <w:p>
      <w:pPr>
        <w:pStyle w:val="Heading1"/>
      </w:pPr>
      <w:r>
        <w:t xml:space="preserve">Comment Scenarios</w:t>
      </w:r>
    </w:p>
    <w:p>
      <w:commentRangeStart w:id="1"/>
      <w:r>
        <w:t xml:space="preserve">A ranged comment on this whole sentence.</w:t>
      </w:r>
      <w:commentRangeEnd w:id="1"/>
      <w:r>
        <w:commentReference w:id="1"/>
      </w:r>
    </w:p>
    <w:p>
      <w:commentRangeStart w:id="2"/>
      <w:commentRangeStart w:id="3"/>
      <w:commentRangeStart w:id="4"/>
      <w:r>
        <w:t xml:space="preserve">A threaded comment lives on this sentence.</w:t>
      </w:r>
      <w:commentRangeEnd w:id="2"/>
      <w:commentRangeEnd w:id="3"/>
      <w:commentRangeEnd w:id="4"/>
      <w:r>
        <w:commentReference w:id="2"/>
      </w:r>
      <w:r>
        <w:commentReference w:id="3"/>
      </w:r>
      <w:r>
        <w:commentReference w:id="4"/>
      </w:r>
    </w:p>
    <w:p>
      <w:commentRangeStart w:id="5"/>
      <w:r>
        <w:t xml:space="preserve">This discussion was resolved.</w:t>
      </w:r>
      <w:commentRangeEnd w:id="5"/>
      <w:r>
        <w:commentReference w:id="5"/>
      </w:r>
    </w:p>
    <w:p>
      <w:r>
        <w:t xml:space="preserve">A point comment with no range sits right here</w:t>
      </w:r>
      <w:r>
        <w:commentReference w:id="6"/>
      </w:r>
      <w:r>
        <w:t xml:space="preserve">.</w:t>
      </w:r>
    </w:p>
    <w:p>
      <w:commentRangeStart w:id="7"/>
      <w:r>
        <w:t xml:space="preserve">This comment spans from here,</w:t>
      </w:r>
    </w:p>
    <w:p>
      <w:r>
        <w:t xml:space="preserve">across a middle paragraph,</w:t>
      </w:r>
    </w:p>
    <w:p>
      <w:r>
        <w:t xml:space="preserve">all the way to here.</w:t>
      </w:r>
      <w:commentRangeEnd w:id="7"/>
      <w:r>
        <w:commentReference w:id="7"/>
      </w:r>
    </w:p>
    <w:p>
      <w:r>
        <w:t xml:space="preserve">Only the word </w:t>
      </w:r>
      <w:commentRangeStart w:id="8"/>
      <w:r>
        <w:t xml:space="preserve">polysemy</w:t>
      </w:r>
      <w:commentRangeEnd w:id="8"/>
      <w:r>
        <w:commentReference w:id="8"/>
      </w:r>
      <w:r>
        <w:t xml:space="preserve"> is annotated here.</w:t>
      </w:r>
    </w:p>
    <w:p>
      <w:commentRangeStart w:id="9"/>
      <w:r>
        <w:t xml:space="preserve">Outer range starts. </w:t>
      </w:r>
      <w:commentRangeStart w:id="10"/>
      <w:r>
        <w:t xml:space="preserve">Inner range here. </w:t>
      </w:r>
      <w:commentRangeEnd w:id="9"/>
      <w:r>
        <w:commentReference w:id="9"/>
      </w:r>
      <w:r>
        <w:t xml:space="preserve">Outer ended, inner continues.</w:t>
      </w:r>
      <w:commentRangeEnd w:id="10"/>
      <w:r>
        <w:commentReference w:id="10"/>
      </w:r>
    </w:p>
    <w:p>
      <w:r>
        <w:t xml:space="preserve">Baseline </w:t>
      </w:r>
      <w:ins w:id="300" w:author="Alice Smith" w:date="2026-08-01T10:00:00Z">
        <w:commentRangeStart w:id="11"/>
        <w:r>
          <w:t xml:space="preserve">inserted and commented</w:t>
        </w:r>
        <w:commentRangeEnd w:id="11"/>
      </w:ins>
      <w:r>
        <w:commentReference w:id="11"/>
      </w:r>
      <w:r>
        <w:t xml:space="preserve"> tail.</w:t>
      </w:r>
    </w:p>
    <w:sectPr>
      <w:pgSz w:w="12240" w:h="1584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c="http://schemas.openxmlformats.org/markup-compatibility/2006" mc:Ignorable="w14 w15">
  <w:comment w:id="1" w:author="Alice Smith" w:initials="AS" w:date="2026-08-01T10:00:00Z">
    <w:p w14:paraId="0A000001">
      <w:r>
        <w:t xml:space="preserve">Can we tighten this sentence? It reads long.</w:t>
      </w:r>
    </w:p>
  </w:comment>
  <w:comment w:id="2" w:author="Bob Jones" w:initials="BJ" w:date="2026-08-01T10:00:00Z">
    <w:p w14:paraId="AAAA0020">
      <w:r>
        <w:t xml:space="preserve">I disagree with the framing here.</w:t>
      </w:r>
    </w:p>
    <w:p w14:paraId="0A000002">
      <w:r>
        <w:t xml:space="preserve">We should cite the 2025 review instead.</w:t>
      </w:r>
    </w:p>
  </w:comment>
  <w:comment w:id="3" w:author="Alice Smith" w:initials="AS" w:date="2026-08-02T11:30:00Z">
    <w:p w14:paraId="0A000003">
      <w:r>
        <w:t xml:space="preserve">Fair point - I will rework the paragraph.</w:t>
      </w:r>
    </w:p>
  </w:comment>
  <w:comment w:id="4" w:author="Carol White" w:initials="CW" w:date="2026-08-02T11:30:00Z">
    <w:p w14:paraId="0A000004">
      <w:r>
        <w:t xml:space="preserve">Agreed with both of you. Merging the two ideas.</w:t>
      </w:r>
    </w:p>
  </w:comment>
  <w:comment w:id="5" w:author="Carol White" w:initials="CW" w:date="2026-08-01T10:00:00Z">
    <w:p w14:paraId="0A000005">
      <w:r>
        <w:t xml:space="preserve">Typo fixed, closing this out.</w:t>
      </w:r>
    </w:p>
  </w:comment>
  <w:comment w:id="6" w:author="Bob Jones" w:initials="BJ" w:date="2026-08-02T11:30:00Z">
    <w:p w14:paraId="AAAA0060">
      <w:r>
        <w:t xml:space="preserve">Point comment: add a footnote here.</w:t>
      </w:r>
    </w:p>
    <w:p w14:paraId="0A000006">
      <w:r>
        <w:t xml:space="preserve">Second paragraph of the point comment.</w:t>
      </w:r>
    </w:p>
  </w:comment>
  <w:comment w:id="7" w:author="Alice Smith" w:initials="AS" w:date="2026-08-03T09:15:00Z">
    <w:p w14:paraId="0A000007">
      <w:r>
        <w:t xml:space="preserve">This whole passage needs a topic sentence.</w:t>
      </w:r>
    </w:p>
  </w:comment>
  <w:comment w:id="8" w:author="Bob Jones" w:initials="BJ" w:date="2026-08-03T09:15:00Z">
    <w:p w14:paraId="0A000008">
      <w:r>
        <w:t xml:space="preserve">Define this term on first use.</w:t>
      </w:r>
    </w:p>
  </w:comment>
  <w:comment w:id="9" w:author="Carol White" w:initials="CW" w:date="2026-08-03T09:15:00Z">
    <w:p w14:paraId="0A000009">
      <w:r>
        <w:t xml:space="preserve">Outer scope note.</w:t>
      </w:r>
    </w:p>
  </w:comment>
  <w:comment w:id="10" w:author="Alice Smith" w:initials="AS" w:date="2026-08-03T09:15:00Z">
    <w:p w14:paraId="0A00000A">
      <w:r>
        <w:t xml:space="preserve">Inner scope note.</w:t>
      </w:r>
    </w:p>
  </w:comment>
  <w:comment w:id="11" w:author="Bob Jones" w:initials="BJ" w:date="2026-08-03T09:15:00Z">
    <w:p w14:paraId="0A00000B">
      <w:r>
        <w:t xml:space="preserve">Commenting on newly inserted text.</w:t>
      </w:r>
    </w:p>
  </w:comment>
</w:comments>
</file>

<file path=word/commentsExtended.xml><?xml version="1.0" encoding="utf-8"?>
<w15:commentsEx xmlns:w15="http://schemas.microsoft.com/office/word/2012/wordml" xmlns:w14="http://schemas.microsoft.com/office/word/2010/wordml">
  <w15:commentEx w15:paraId="0A000001" w15:done="0"/>
  <w15:commentEx w15:paraId="0A000002" w15:done="0"/>
  <w15:commentEx w15:paraId="0A000003" w15:paraIdParent="0A000002" w15:done="0"/>
  <w15:commentEx w15:paraId="0A000004" w15:paraIdParent="0A000002" w15:done="0"/>
  <w15:commentEx w15:paraId="0A000005" w15:done="1"/>
  <w15:commentEx w15:paraId="0A000006" w15:done="0"/>
  <w15:commentEx w15:paraId="0A000007" w15:done="0"/>
  <w15:commentEx w15:paraId="0A000008" w15:done="0"/>
  <w15:commentEx w15:paraId="0A000009" w15:done="0"/>
  <w15:commentEx w15:paraId="0A00000A" w15:done="0"/>
  <w15:commentEx w15:paraId="0A00000B" w15:done="0"/>
</w15:commentsEx>
</file>

<file path=word/commentsIds.xml><?xml version="1.0" encoding="utf-8"?>
<w16cid:commentsIds xmlns:w16cid="http://schemas.microsoft.com/office/word/2016/wordml/cid" xmlns:w14="http://schemas.microsoft.com/office/word/2010/wordml">
  <w16cid:commentId w16cid:paraId="0A000001" w16cid:durableId="B0000001"/>
  <w16cid:commentId w16cid:paraId="0A000002" w16cid:durableId="B0000002"/>
  <w16cid:commentId w16cid:paraId="0A000003" w16cid:durableId="B0000003"/>
  <w16cid:commentId w16cid:paraId="0A000004" w16cid:durableId="B0000004"/>
  <w16cid:commentId w16cid:paraId="0A000005" w16cid:durableId="B0000005"/>
  <w16cid:commentId w16cid:paraId="0A000006" w16cid:durableId="B0000006"/>
  <w16cid:commentId w16cid:paraId="0A000007" w16cid:durableId="B0000007"/>
  <w16cid:commentId w16cid:paraId="0A000008" w16cid:durableId="B0000008"/>
  <w16cid:commentId w16cid:paraId="0A000009" w16cid:durableId="B0000009"/>
  <w16cid:commentId w16cid:paraId="0A00000A" w16cid:durableId="B000000A"/>
  <w16cid:commentId w16cid:paraId="0A00000B" w16cid:durableId="B000000B"/>
</w16cid:commentsIds>
</file>

<file path=word/people.xml><?xml version="1.0" encoding="utf-8"?>
<w15:people xmlns:w15="http://schemas.microsoft.com/office/word/2012/wordml">
  <w15:person w15:author="Alice Smith">
    <w15:presenceInfo w15:providerId="AD" w15:userId="alice@example.com"/>
  </w15:person>
  <w15:person w15:author="Bob Jones">
    <w15:presenceInfo w15:providerId="AD" w15:userId="bob@example.com"/>
  </w15:person>
  <w15:person w15:author="Carol White">
    <w15:presenceInfo w15:providerId="None" w15:userId="Carol White"/>
  </w15:person>
</w15:people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c="http://schemas.openxmlformats.org/markup-compatibility/2006" mc:Ignorable="w14 w15">
  <w:style w:type="paragraph" w:styleId="Heading1">
    <w:name w:val="heading 1"/>
  </w:style>
  <w:style w:type="paragraph" w:styleId="Heading2">
    <w:name w:val="heading 2"/>
  </w:style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P1" Type="http://schemas.openxmlformats.org/officeDocument/2006/relationships/comments" Target="comments.xml"/>
<Relationship Id="rIdP2" Type="http://schemas.openxmlformats.org/officeDocument/2006/relationships/commentsExtended" Target="commentsExtended.xml"/>
<Relationship Id="rIdP3" Type="http://schemas.openxmlformats.org/officeDocument/2006/relationships/commentsIds" Target="commentsIds.xml"/>
<Relationship Id="rIdP4" Type="http://schemas.openxmlformats.org/officeDocument/2006/relationships/people" Target="people.xml"/>
<Relationship Id="rIdP5" Type="http://schemas.openxmlformats.org/officeDocument/2006/relationships/styles" Target="styles.xml"/>

</Relationships>
</file>